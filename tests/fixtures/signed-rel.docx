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Relationship Id="sig" Type="http://schemas.openxmlformats.org/package/2006/relationships/digital-signature/origin" Target="custom/sig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Lossless DOCX fixture</w:t>
      </w:r>
      <w:ins w:id="1" w:author="Fixture">
        <w:r>
          <w:t>Tracked text</w:t>
        </w:r>
      </w:ins>
    </w:p>
    <w:sectPr/>
  </w:body>
</w:document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custom/sig.xml><?xml version="1.0" encoding="utf-8"?>
<sig/>
</file>

<file path=docProps/custom.xml><?xml version="1.0" encoding="utf-8"?>
<properties>Preserve me exactly</properties>
</file>