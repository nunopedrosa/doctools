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Lossless DOCX fixture</w:t>
      </w:r>
      <w:ins w:id="1" w:author="Fixture">
        <w:r>
          <w:t>Tracked text</w:t>
        </w:r>
      </w:ins>
    </w:p>
    <w:sectPr/>
  </w:body>
</w:document>
</file>

<file path=word/comments.xml><?xml version="1.0" encoding="utf-8"?>
<w:comments xmlns:w="http://schemas.openxmlformats.org/wordprocessingml/2006/main"/>
</file>

<file path=word/header1.xml><?xml version="1.0" encoding="utf-8"?>
<w:hdr xmlns:w="http://schemas.openxmlformats.org/wordprocessingml/2006/main"/>
</file>

<file path=word/_rels/document.xml.rels><Relationships xmlns="http://schemas.openxmlformats.org/package/2006/relationships"><Relationship Id="external" Type="http://schemas.openxmlformats.org/officeDocument/2006/relationships/image" TargetMode="External" Target="https://example.invalid/no-fetch.png"/></Relationships>
</file>

<file path=word/_rels/header1.xml.rels><Relationships xmlns="http://schemas.openxmlformats.org/package/2006/relationships"><Relationship Id="rImage" Type="http://schemas.openxmlformats.org/officeDocument/2006/relationships/image" Target="media/RGBA%2Epng"/></Relationships>
</file>

<file path=docProps/custom.xml><?xml version="1.0" encoding="utf-8"?>
<properties>Preserve me exactly</properties>
</file>