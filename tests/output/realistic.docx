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Doctools preservation check</w:t>
      </w:r>
    </w:p>
    <w:p>
      <w:r>
        <w:t xml:space="preserve">This document checks image quality, layout, comments and tracked changes. </w:t>
      </w:r>
      <w:commentRangeStart w:id="0"/>
      <w:r>
        <w:t>Commented text.</w:t>
      </w:r>
      <w:commentRangeEnd w:id="0"/>
      <w:r>
        <w:rPr>
          <w:rStyle w:val="CommentReference"/>
        </w:rPr>
        <w:commentReference w:id="0"/>
      </w:r>
      <w:ins w:id="9" w:author="Fixture" w:date="2026-10-15T12:00:00Z">
        <w:r>
          <w:t> Tracked insertion.</w:t>
        </w:r>
      </w:ins>
    </w:p>
    <w:p>
      <w:r>
        <w:drawing>
          <wp:inline xmlns:a="http://schemas.openxmlformats.org/drawingml/2006/main" xmlns:pic="http://schemas.openxmlformats.org/drawingml/2006/picture">
            <wp:extent cx="2286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GB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PNG with transparency and a preserved color profile.</w:t>
      </w:r>
    </w:p>
    <w:p>
      <w:r>
        <w:drawing>
          <wp:inline xmlns:a="http://schemas.openxmlformats.org/drawingml/2006/main" xmlns:pic="http://schemas.openxmlformats.org/drawingml/2006/picture">
            <wp:extent cx="2286000" cy="171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JPEG with EXIF orientation and a preserved color profile.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Fixture" w:initials="" w:date="2026-01-01T00:00:00Z">
    <w:p>
      <w:pPr>
        <w:pStyle w:val="CommentText"/>
      </w:pPr>
      <w:r>
        <w:rPr>
          <w:rStyle w:val="CommentReference"/>
        </w:rPr>
        <w:annotationRef/>
      </w:r>
      <w:r>
        <w:t>This comment must survive unchanged.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Preserve this footer.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4572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GB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